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A math-free control paragraph.</w:t>
      </w:r>
    </w:p>
    <w:p>
      <w:r>
        <w:t xml:space="preserve">The deformation </w:t>
      </w:r>
      <m:oMath>
        <m:r>
          <m:t>sigma</m:t>
        </m:r>
      </m:oMath>
      <w:r>
        <w:t xml:space="preserve"> increases rapidly.</w:t>
      </w:r>
    </w:p>
    <w:p>
      <w:r>
        <w:t xml:space="preserve">before </w:t>
      </w:r>
      <w:ins w:id="101" w:author="fixture" w:date="2026-09-07T00:00:00Z">
        <w:r>
          <w:t xml:space="preserve">inserted</w:t>
        </w:r>
        <m:oMath>
          <m:r>
            <m:t>a</m:t>
          </m:r>
        </m:oMath>
      </w:ins>
      <w:r>
        <w:t xml:space="preserve"> after</w:t>
      </w:r>
    </w:p>
    <w:p>
      <w:r>
        <w:t xml:space="preserve">AAA </w:t>
      </w:r>
      <w:hyperlink w:anchor="ref1">
        <w:r>
          <w:t xml:space="preserve">LINK</w:t>
        </w:r>
        <m:oMath>
          <m:r>
            <m:t>b</m:t>
          </m:r>
        </m:oMath>
      </w:hyperlink>
      <w:r>
        <w:t xml:space="preserve"> BBB</w:t>
      </w:r>
    </w:p>
    <w:p>
      <w:r>
        <w:t xml:space="preserve">in-run </w:t>
        <m:oMath>
          <m:r>
            <m:t>c</m:t>
          </m:r>
        </m:oMath>
        <w:t>tail</w:t>
      </w:r>
    </w:p>
    <w:p>
      <m:oMathPara>
        <m:oMath>
          <m:r>
            <m:t>d</m:t>
          </m:r>
        </m:oMath>
      </m:oMathPara>
    </w:p>
    <w:p>
      <w:r>
        <w:t xml:space="preserve">pair </w:t>
      </w:r>
      <m:oMath>
        <m:r>
          <m:t>e</m:t>
        </m:r>
      </m:oMath>
      <m:oMath>
        <m:r>
          <m:t>f</m:t>
        </m:r>
      </m:oMath>
      <w:r>
        <w:t xml:space="preserve"> done</w:t>
      </w:r>
    </w:p>
    <w:p>
      <w:r>
        <w:t>shallow</w:t>
        <w:smartTag w:element="x">
          <w:t>deep</w:t>
        </w:smartTag>
      </w:r>
    </w:p>
    <w:p>
      <m:oMath>
        <m:r>
          <m:t>g</m:t>
        </m:r>
      </m:oMath>
    </w:p>
  </w:body>
</w:document>
</file>